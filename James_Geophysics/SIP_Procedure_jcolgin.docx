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4C921D" w14:textId="5CF9EBB5" w:rsidR="001034ED" w:rsidDel="0006625F" w:rsidRDefault="001034ED" w:rsidP="001034ED">
      <w:pPr>
        <w:spacing w:line="360" w:lineRule="auto"/>
        <w:rPr>
          <w:del w:id="0" w:author="James" w:date="2019-03-21T09:00:00Z"/>
          <w:rFonts w:ascii="Arial" w:hAnsi="Arial" w:cs="Arial"/>
          <w:sz w:val="24"/>
          <w:szCs w:val="24"/>
        </w:rPr>
      </w:pPr>
      <w:commentRangeStart w:id="1"/>
      <w:del w:id="2" w:author="James" w:date="2019-03-21T09:00:00Z">
        <w:r w:rsidRPr="001034ED" w:rsidDel="0006625F">
          <w:rPr>
            <w:rFonts w:ascii="Arial" w:hAnsi="Arial" w:cs="Arial"/>
            <w:sz w:val="24"/>
            <w:szCs w:val="24"/>
          </w:rPr>
          <w:delText>A total of fifty-one samples from two locations include the Lansing-Kansas City Group oomoldic limestone plugs from multiple locations in Kansas and Cambro-Ordovician Arbuckle Group carbonate plugs from southern Kansas. Franseen et al. (2003); Watney (1980) interpreted depositional environments of Lansing-Kansas City Group and Arbuckle Group range from subtidal to peritidal and include grainstones, packstones, and mudstones. The pore types include interparticle, intraparticle, moldic, isolated vuggy and touching vuggy (F. Lucia, 1983; F. J. Lucia, 1995), as related to depositional facies, early diagenesis, and dolomitization (REFERENCES for the geologists who have worked on these).</w:delText>
        </w:r>
      </w:del>
    </w:p>
    <w:p w14:paraId="542726A1" w14:textId="3B58C4B1" w:rsidR="001034ED" w:rsidRPr="001034ED" w:rsidDel="0006625F" w:rsidRDefault="001034ED" w:rsidP="001034ED">
      <w:pPr>
        <w:spacing w:line="360" w:lineRule="auto"/>
        <w:rPr>
          <w:del w:id="3" w:author="James" w:date="2019-03-21T09:00:00Z"/>
          <w:rFonts w:ascii="Arial" w:hAnsi="Arial" w:cs="Arial"/>
          <w:sz w:val="24"/>
          <w:szCs w:val="24"/>
        </w:rPr>
      </w:pPr>
      <w:del w:id="4" w:author="James" w:date="2019-03-21T09:00:00Z">
        <w:r w:rsidRPr="001034ED" w:rsidDel="0006625F">
          <w:rPr>
            <w:rFonts w:ascii="Arial" w:hAnsi="Arial" w:cs="Arial"/>
            <w:sz w:val="24"/>
            <w:szCs w:val="24"/>
          </w:rPr>
          <w:delText>The forty-one grainstone samples are oomoldic limestones with diameter ~ 1 inch, whereas five packstones and five mudstones are plugs of mostly dolomite and chert with diameter ~ 1.5 inches. Samples are extracted from drilling core samples continuously at 4-5 inch scale to have higher analyzing resolution than well-log data. Arbuckle samples came with well-log data which serve as reference data. All samples have lithofacies descriptions, effective helium porosities and air permeability with Klinkenberg correction (Kair).</w:delText>
        </w:r>
      </w:del>
      <w:commentRangeEnd w:id="1"/>
      <w:r w:rsidR="0006625F">
        <w:rPr>
          <w:rStyle w:val="CommentReference"/>
        </w:rPr>
        <w:commentReference w:id="1"/>
      </w:r>
    </w:p>
    <w:p w14:paraId="473E5DE5" w14:textId="4A861A0A" w:rsidR="001034ED" w:rsidRPr="001034ED" w:rsidRDefault="001034ED" w:rsidP="001034ED">
      <w:pPr>
        <w:spacing w:line="360" w:lineRule="auto"/>
        <w:rPr>
          <w:rFonts w:ascii="Arial" w:hAnsi="Arial" w:cs="Arial"/>
          <w:sz w:val="24"/>
          <w:szCs w:val="24"/>
        </w:rPr>
      </w:pPr>
      <w:r w:rsidRPr="001034ED">
        <w:rPr>
          <w:rFonts w:ascii="Arial" w:hAnsi="Arial" w:cs="Arial"/>
          <w:sz w:val="24"/>
          <w:szCs w:val="24"/>
        </w:rPr>
        <w:t>All samples were first oven dried at 70</w:t>
      </w:r>
      <w:r w:rsidR="0006625F">
        <w:rPr>
          <w:rFonts w:ascii="Arial" w:hAnsi="Arial" w:cs="Arial"/>
          <w:sz w:val="24"/>
          <w:szCs w:val="24"/>
        </w:rPr>
        <w:t xml:space="preserve"> °</w:t>
      </w:r>
      <w:r w:rsidRPr="001034ED">
        <w:rPr>
          <w:rFonts w:ascii="Arial" w:hAnsi="Arial" w:cs="Arial"/>
          <w:sz w:val="24"/>
          <w:szCs w:val="24"/>
        </w:rPr>
        <w:t xml:space="preserve">C for 72 hours and placed under a vacuum with specific saturation fluids to saturate the effective pore space. </w:t>
      </w:r>
      <w:commentRangeStart w:id="5"/>
      <w:del w:id="6" w:author="James" w:date="2019-03-21T09:04:00Z">
        <w:r w:rsidRPr="001034ED" w:rsidDel="002D7DA0">
          <w:rPr>
            <w:rFonts w:ascii="Arial" w:hAnsi="Arial" w:cs="Arial"/>
            <w:sz w:val="24"/>
            <w:szCs w:val="24"/>
          </w:rPr>
          <w:delText xml:space="preserve">All samples were wrapped with Teflon tape to hold water and reduce background noise while performing the NMR tests. </w:delText>
        </w:r>
      </w:del>
      <w:commentRangeEnd w:id="5"/>
      <w:r w:rsidR="002D7DA0">
        <w:rPr>
          <w:rStyle w:val="CommentReference"/>
        </w:rPr>
        <w:commentReference w:id="5"/>
      </w:r>
      <w:r w:rsidRPr="001034ED">
        <w:rPr>
          <w:rFonts w:ascii="Arial" w:hAnsi="Arial" w:cs="Arial"/>
          <w:sz w:val="24"/>
          <w:szCs w:val="24"/>
        </w:rPr>
        <w:t xml:space="preserve">Samples </w:t>
      </w:r>
      <w:del w:id="7" w:author="James" w:date="2019-03-21T10:10:00Z">
        <w:r w:rsidRPr="001034ED" w:rsidDel="00F97701">
          <w:rPr>
            <w:rFonts w:ascii="Arial" w:hAnsi="Arial" w:cs="Arial"/>
            <w:sz w:val="24"/>
            <w:szCs w:val="24"/>
          </w:rPr>
          <w:delText xml:space="preserve">analyzed by SIP </w:delText>
        </w:r>
      </w:del>
      <w:r w:rsidRPr="001034ED">
        <w:rPr>
          <w:rFonts w:ascii="Arial" w:hAnsi="Arial" w:cs="Arial"/>
          <w:sz w:val="24"/>
          <w:szCs w:val="24"/>
        </w:rPr>
        <w:t>were sealed with semi films and silicone gel to prevent dehydration, which could increase impedance dramatically.</w:t>
      </w:r>
    </w:p>
    <w:p w14:paraId="51F6A253" w14:textId="40DCAF99" w:rsidR="00900D7F" w:rsidRPr="001034ED" w:rsidRDefault="001034ED" w:rsidP="001034ED">
      <w:pPr>
        <w:spacing w:line="360" w:lineRule="auto"/>
        <w:rPr>
          <w:rFonts w:ascii="Arial" w:hAnsi="Arial" w:cs="Arial"/>
          <w:sz w:val="24"/>
          <w:szCs w:val="24"/>
        </w:rPr>
      </w:pPr>
      <w:r w:rsidRPr="001034ED">
        <w:rPr>
          <w:rFonts w:ascii="Arial" w:hAnsi="Arial" w:cs="Arial"/>
          <w:sz w:val="24"/>
          <w:szCs w:val="24"/>
        </w:rPr>
        <w:t>The concentration</w:t>
      </w:r>
      <w:del w:id="8" w:author="James" w:date="2019-03-21T11:21:00Z">
        <w:r w:rsidRPr="001034ED" w:rsidDel="0085408D">
          <w:rPr>
            <w:rFonts w:ascii="Arial" w:hAnsi="Arial" w:cs="Arial"/>
            <w:sz w:val="24"/>
            <w:szCs w:val="24"/>
          </w:rPr>
          <w:delText>s</w:delText>
        </w:r>
      </w:del>
      <w:r w:rsidRPr="001034ED">
        <w:rPr>
          <w:rFonts w:ascii="Arial" w:hAnsi="Arial" w:cs="Arial"/>
          <w:sz w:val="24"/>
          <w:szCs w:val="24"/>
        </w:rPr>
        <w:t xml:space="preserve"> of </w:t>
      </w:r>
      <w:ins w:id="9" w:author="James" w:date="2019-03-21T11:21:00Z">
        <w:r w:rsidR="0085408D">
          <w:rPr>
            <w:rFonts w:ascii="Arial" w:hAnsi="Arial" w:cs="Arial"/>
            <w:sz w:val="24"/>
            <w:szCs w:val="24"/>
          </w:rPr>
          <w:t xml:space="preserve">the </w:t>
        </w:r>
      </w:ins>
      <w:del w:id="10" w:author="James" w:date="2019-03-21T11:23:00Z">
        <w:r w:rsidRPr="001034ED" w:rsidDel="0085408D">
          <w:rPr>
            <w:rFonts w:ascii="Arial" w:hAnsi="Arial" w:cs="Arial"/>
            <w:sz w:val="24"/>
            <w:szCs w:val="24"/>
          </w:rPr>
          <w:delText>sodium-chloride</w:delText>
        </w:r>
      </w:del>
      <w:ins w:id="11" w:author="James" w:date="2019-03-21T11:23:00Z">
        <w:r w:rsidR="0085408D">
          <w:rPr>
            <w:rFonts w:ascii="Arial" w:hAnsi="Arial" w:cs="Arial"/>
            <w:sz w:val="24"/>
            <w:szCs w:val="24"/>
          </w:rPr>
          <w:t>NaCl</w:t>
        </w:r>
      </w:ins>
      <w:r w:rsidRPr="001034ED">
        <w:rPr>
          <w:rFonts w:ascii="Arial" w:hAnsi="Arial" w:cs="Arial"/>
          <w:sz w:val="24"/>
          <w:szCs w:val="24"/>
        </w:rPr>
        <w:t xml:space="preserve"> brine for saturation </w:t>
      </w:r>
      <w:del w:id="12" w:author="James" w:date="2019-03-21T11:21:00Z">
        <w:r w:rsidRPr="001034ED" w:rsidDel="0085408D">
          <w:rPr>
            <w:rFonts w:ascii="Arial" w:hAnsi="Arial" w:cs="Arial"/>
            <w:sz w:val="24"/>
            <w:szCs w:val="24"/>
          </w:rPr>
          <w:delText>were set as</w:delText>
        </w:r>
      </w:del>
      <w:ins w:id="13" w:author="James" w:date="2019-03-21T11:21:00Z">
        <w:r w:rsidR="0085408D">
          <w:rPr>
            <w:rFonts w:ascii="Arial" w:hAnsi="Arial" w:cs="Arial"/>
            <w:sz w:val="24"/>
            <w:szCs w:val="24"/>
          </w:rPr>
          <w:t xml:space="preserve">was </w:t>
        </w:r>
      </w:ins>
      <w:ins w:id="14" w:author="James" w:date="2019-03-21T11:22:00Z">
        <w:r w:rsidR="0085408D">
          <w:rPr>
            <w:rFonts w:ascii="Arial" w:hAnsi="Arial" w:cs="Arial"/>
            <w:sz w:val="24"/>
            <w:szCs w:val="24"/>
          </w:rPr>
          <w:t>prepared at</w:t>
        </w:r>
      </w:ins>
      <w:r w:rsidRPr="001034ED">
        <w:rPr>
          <w:rFonts w:ascii="Arial" w:hAnsi="Arial" w:cs="Arial"/>
          <w:sz w:val="24"/>
          <w:szCs w:val="24"/>
        </w:rPr>
        <w:t xml:space="preserve"> 0.01 mol/L</w:t>
      </w:r>
      <w:commentRangeStart w:id="15"/>
      <w:del w:id="16" w:author="James" w:date="2019-03-21T11:26:00Z">
        <w:r w:rsidRPr="001034ED" w:rsidDel="0085408D">
          <w:rPr>
            <w:rFonts w:ascii="Arial" w:hAnsi="Arial" w:cs="Arial"/>
            <w:sz w:val="24"/>
            <w:szCs w:val="24"/>
          </w:rPr>
          <w:delText>, 0.03 mol/L, 0.11 mol/L, and 0.12 mol/L to simulate different salinities</w:delText>
        </w:r>
      </w:del>
      <w:del w:id="17" w:author="James" w:date="2019-03-21T10:12:00Z">
        <w:r w:rsidRPr="001034ED" w:rsidDel="00A719C1">
          <w:rPr>
            <w:rFonts w:ascii="Arial" w:hAnsi="Arial" w:cs="Arial"/>
            <w:sz w:val="24"/>
            <w:szCs w:val="24"/>
          </w:rPr>
          <w:delText>,</w:delText>
        </w:r>
      </w:del>
      <w:del w:id="18" w:author="James" w:date="2019-03-21T11:26:00Z">
        <w:r w:rsidRPr="001034ED" w:rsidDel="0085408D">
          <w:rPr>
            <w:rFonts w:ascii="Arial" w:hAnsi="Arial" w:cs="Arial"/>
            <w:sz w:val="24"/>
            <w:szCs w:val="24"/>
          </w:rPr>
          <w:delText xml:space="preserve"> and to extract formation factor F</w:delText>
        </w:r>
      </w:del>
      <w:commentRangeEnd w:id="15"/>
      <w:r w:rsidR="0085408D">
        <w:rPr>
          <w:rStyle w:val="CommentReference"/>
        </w:rPr>
        <w:commentReference w:id="15"/>
      </w:r>
      <w:r w:rsidRPr="001034ED">
        <w:rPr>
          <w:rFonts w:ascii="Arial" w:hAnsi="Arial" w:cs="Arial"/>
          <w:sz w:val="24"/>
          <w:szCs w:val="24"/>
        </w:rPr>
        <w:t>. After saturation, all samples were kept in the same holder with saturation fluids to stabilize and normalize the conductivity</w:t>
      </w:r>
      <w:commentRangeStart w:id="19"/>
      <w:r w:rsidRPr="001034ED">
        <w:rPr>
          <w:rFonts w:ascii="Arial" w:hAnsi="Arial" w:cs="Arial"/>
          <w:sz w:val="24"/>
          <w:szCs w:val="24"/>
        </w:rPr>
        <w:t xml:space="preserve"> (see Table 1 for the stabilized conductivity). </w:t>
      </w:r>
      <w:commentRangeEnd w:id="19"/>
      <w:r w:rsidR="00A719C1">
        <w:rPr>
          <w:rStyle w:val="CommentReference"/>
        </w:rPr>
        <w:commentReference w:id="19"/>
      </w:r>
      <w:r w:rsidRPr="001034ED">
        <w:rPr>
          <w:rFonts w:ascii="Arial" w:hAnsi="Arial" w:cs="Arial"/>
          <w:sz w:val="24"/>
          <w:szCs w:val="24"/>
        </w:rPr>
        <w:t>The sample hold</w:t>
      </w:r>
      <w:bookmarkStart w:id="20" w:name="_GoBack"/>
      <w:bookmarkEnd w:id="20"/>
      <w:r w:rsidRPr="001034ED">
        <w:rPr>
          <w:rFonts w:ascii="Arial" w:hAnsi="Arial" w:cs="Arial"/>
          <w:sz w:val="24"/>
          <w:szCs w:val="24"/>
        </w:rPr>
        <w:t xml:space="preserve">er for </w:t>
      </w:r>
      <w:ins w:id="21" w:author="James" w:date="2019-03-21T10:14:00Z">
        <w:r w:rsidR="00A719C1">
          <w:rPr>
            <w:rFonts w:ascii="Arial" w:hAnsi="Arial" w:cs="Arial"/>
            <w:sz w:val="24"/>
            <w:szCs w:val="24"/>
          </w:rPr>
          <w:t xml:space="preserve">the </w:t>
        </w:r>
      </w:ins>
      <w:r w:rsidRPr="001034ED">
        <w:rPr>
          <w:rFonts w:ascii="Arial" w:hAnsi="Arial" w:cs="Arial"/>
          <w:sz w:val="24"/>
          <w:szCs w:val="24"/>
        </w:rPr>
        <w:t xml:space="preserve">SIP test was built </w:t>
      </w:r>
      <w:del w:id="22" w:author="James" w:date="2019-03-21T10:14:00Z">
        <w:r w:rsidRPr="001034ED" w:rsidDel="00A719C1">
          <w:rPr>
            <w:rFonts w:ascii="Arial" w:hAnsi="Arial" w:cs="Arial"/>
            <w:sz w:val="24"/>
            <w:szCs w:val="24"/>
          </w:rPr>
          <w:delText xml:space="preserve">up </w:delText>
        </w:r>
      </w:del>
      <w:r w:rsidRPr="001034ED">
        <w:rPr>
          <w:rFonts w:ascii="Arial" w:hAnsi="Arial" w:cs="Arial"/>
          <w:sz w:val="24"/>
          <w:szCs w:val="24"/>
        </w:rPr>
        <w:t xml:space="preserve">as a modified </w:t>
      </w:r>
      <w:proofErr w:type="spellStart"/>
      <w:r w:rsidRPr="001034ED">
        <w:rPr>
          <w:rFonts w:ascii="Arial" w:hAnsi="Arial" w:cs="Arial"/>
          <w:sz w:val="24"/>
          <w:szCs w:val="24"/>
        </w:rPr>
        <w:t>Wenner</w:t>
      </w:r>
      <w:proofErr w:type="spellEnd"/>
      <w:r w:rsidRPr="001034ED">
        <w:rPr>
          <w:rFonts w:ascii="Arial" w:hAnsi="Arial" w:cs="Arial"/>
          <w:sz w:val="24"/>
          <w:szCs w:val="24"/>
        </w:rPr>
        <w:t xml:space="preserve"> array with Ag/AgCl electrodes. SIP data </w:t>
      </w:r>
      <w:del w:id="23" w:author="James" w:date="2019-03-21T10:14:00Z">
        <w:r w:rsidRPr="001034ED" w:rsidDel="00A719C1">
          <w:rPr>
            <w:rFonts w:ascii="Arial" w:hAnsi="Arial" w:cs="Arial"/>
            <w:sz w:val="24"/>
            <w:szCs w:val="24"/>
          </w:rPr>
          <w:delText xml:space="preserve">are </w:delText>
        </w:r>
      </w:del>
      <w:ins w:id="24" w:author="James" w:date="2019-03-21T10:14:00Z">
        <w:r w:rsidR="00A719C1">
          <w:rPr>
            <w:rFonts w:ascii="Arial" w:hAnsi="Arial" w:cs="Arial"/>
            <w:sz w:val="24"/>
            <w:szCs w:val="24"/>
          </w:rPr>
          <w:t>were</w:t>
        </w:r>
        <w:r w:rsidR="00A719C1" w:rsidRPr="001034ED">
          <w:rPr>
            <w:rFonts w:ascii="Arial" w:hAnsi="Arial" w:cs="Arial"/>
            <w:sz w:val="24"/>
            <w:szCs w:val="24"/>
          </w:rPr>
          <w:t xml:space="preserve"> </w:t>
        </w:r>
      </w:ins>
      <w:r w:rsidRPr="001034ED">
        <w:rPr>
          <w:rFonts w:ascii="Arial" w:hAnsi="Arial" w:cs="Arial"/>
          <w:sz w:val="24"/>
          <w:szCs w:val="24"/>
        </w:rPr>
        <w:t>collected using a Portable SIP meter (</w:t>
      </w:r>
      <w:proofErr w:type="spellStart"/>
      <w:r w:rsidRPr="001034ED">
        <w:rPr>
          <w:rFonts w:ascii="Arial" w:hAnsi="Arial" w:cs="Arial"/>
          <w:sz w:val="24"/>
          <w:szCs w:val="24"/>
        </w:rPr>
        <w:t>Ontash</w:t>
      </w:r>
      <w:proofErr w:type="spellEnd"/>
      <w:r w:rsidRPr="001034ED">
        <w:rPr>
          <w:rFonts w:ascii="Arial" w:hAnsi="Arial" w:cs="Arial"/>
          <w:sz w:val="24"/>
          <w:szCs w:val="24"/>
        </w:rPr>
        <w:t xml:space="preserve"> &amp; </w:t>
      </w:r>
      <w:proofErr w:type="spellStart"/>
      <w:r w:rsidRPr="001034ED">
        <w:rPr>
          <w:rFonts w:ascii="Arial" w:hAnsi="Arial" w:cs="Arial"/>
          <w:sz w:val="24"/>
          <w:szCs w:val="24"/>
        </w:rPr>
        <w:t>Ermac</w:t>
      </w:r>
      <w:proofErr w:type="spellEnd"/>
      <w:r w:rsidRPr="001034ED">
        <w:rPr>
          <w:rFonts w:ascii="Arial" w:hAnsi="Arial" w:cs="Arial"/>
          <w:sz w:val="24"/>
          <w:szCs w:val="24"/>
        </w:rPr>
        <w:t xml:space="preserve">, Inc.) over a frequency range from 0.01 Hz to 10k Hz to ensure the datasets can cover the entire pore-size distribution, </w:t>
      </w:r>
      <w:del w:id="25" w:author="James" w:date="2019-03-21T10:20:00Z">
        <w:r w:rsidRPr="001034ED" w:rsidDel="00A719C1">
          <w:rPr>
            <w:rFonts w:ascii="Arial" w:hAnsi="Arial" w:cs="Arial"/>
            <w:sz w:val="24"/>
            <w:szCs w:val="24"/>
          </w:rPr>
          <w:delText xml:space="preserve">especially </w:delText>
        </w:r>
      </w:del>
      <w:ins w:id="26" w:author="James" w:date="2019-03-21T10:20:00Z">
        <w:r w:rsidR="00A719C1">
          <w:rPr>
            <w:rFonts w:ascii="Arial" w:hAnsi="Arial" w:cs="Arial"/>
            <w:sz w:val="24"/>
            <w:szCs w:val="24"/>
          </w:rPr>
          <w:t>including</w:t>
        </w:r>
        <w:r w:rsidR="00A719C1" w:rsidRPr="001034ED">
          <w:rPr>
            <w:rFonts w:ascii="Arial" w:hAnsi="Arial" w:cs="Arial"/>
            <w:sz w:val="24"/>
            <w:szCs w:val="24"/>
          </w:rPr>
          <w:t xml:space="preserve"> </w:t>
        </w:r>
      </w:ins>
      <w:r w:rsidRPr="001034ED">
        <w:rPr>
          <w:rFonts w:ascii="Arial" w:hAnsi="Arial" w:cs="Arial"/>
          <w:sz w:val="24"/>
          <w:szCs w:val="24"/>
        </w:rPr>
        <w:t xml:space="preserve">macropores. The lower limit of phase shift is about 0.2 </w:t>
      </w:r>
      <w:proofErr w:type="spellStart"/>
      <w:r w:rsidRPr="001034ED">
        <w:rPr>
          <w:rFonts w:ascii="Arial" w:hAnsi="Arial" w:cs="Arial"/>
          <w:sz w:val="24"/>
          <w:szCs w:val="24"/>
        </w:rPr>
        <w:t>mrad</w:t>
      </w:r>
      <w:proofErr w:type="spellEnd"/>
      <w:r w:rsidRPr="001034ED">
        <w:rPr>
          <w:rFonts w:ascii="Arial" w:hAnsi="Arial" w:cs="Arial"/>
          <w:sz w:val="24"/>
          <w:szCs w:val="24"/>
        </w:rPr>
        <w:t xml:space="preserve">. The reference </w:t>
      </w:r>
      <w:r w:rsidRPr="001034ED">
        <w:rPr>
          <w:rFonts w:ascii="Arial" w:hAnsi="Arial" w:cs="Arial"/>
          <w:sz w:val="24"/>
          <w:szCs w:val="24"/>
        </w:rPr>
        <w:lastRenderedPageBreak/>
        <w:t xml:space="preserve">resistor at 10k Ohm is close to the same order of magnitude of </w:t>
      </w:r>
      <w:ins w:id="27" w:author="James" w:date="2019-03-21T10:20:00Z">
        <w:r w:rsidR="00A719C1">
          <w:rPr>
            <w:rFonts w:ascii="Arial" w:hAnsi="Arial" w:cs="Arial"/>
            <w:sz w:val="24"/>
            <w:szCs w:val="24"/>
          </w:rPr>
          <w:t xml:space="preserve">the </w:t>
        </w:r>
      </w:ins>
      <w:del w:id="28" w:author="James" w:date="2019-03-21T10:23:00Z">
        <w:r w:rsidRPr="001034ED" w:rsidDel="00C10A23">
          <w:rPr>
            <w:rFonts w:ascii="Arial" w:hAnsi="Arial" w:cs="Arial"/>
            <w:sz w:val="24"/>
            <w:szCs w:val="24"/>
          </w:rPr>
          <w:delText>samples’ impedance</w:delText>
        </w:r>
      </w:del>
      <w:ins w:id="29" w:author="James" w:date="2019-03-21T10:23:00Z">
        <w:r w:rsidR="00C10A23">
          <w:rPr>
            <w:rFonts w:ascii="Arial" w:hAnsi="Arial" w:cs="Arial"/>
            <w:sz w:val="24"/>
            <w:szCs w:val="24"/>
          </w:rPr>
          <w:t>impedance of the samples</w:t>
        </w:r>
      </w:ins>
      <w:r w:rsidRPr="001034ED">
        <w:rPr>
          <w:rFonts w:ascii="Arial" w:hAnsi="Arial" w:cs="Arial"/>
          <w:sz w:val="24"/>
          <w:szCs w:val="24"/>
        </w:rPr>
        <w:t xml:space="preserve"> and was </w:t>
      </w:r>
      <w:del w:id="30" w:author="James" w:date="2019-03-21T10:23:00Z">
        <w:r w:rsidRPr="001034ED" w:rsidDel="00C10A23">
          <w:rPr>
            <w:rFonts w:ascii="Arial" w:hAnsi="Arial" w:cs="Arial"/>
            <w:sz w:val="24"/>
            <w:szCs w:val="24"/>
          </w:rPr>
          <w:delText xml:space="preserve">expected </w:delText>
        </w:r>
      </w:del>
      <w:ins w:id="31" w:author="James" w:date="2019-03-21T10:23:00Z">
        <w:r w:rsidR="00C10A23">
          <w:rPr>
            <w:rFonts w:ascii="Arial" w:hAnsi="Arial" w:cs="Arial"/>
            <w:sz w:val="24"/>
            <w:szCs w:val="24"/>
          </w:rPr>
          <w:t>chosen</w:t>
        </w:r>
        <w:r w:rsidR="00C10A23" w:rsidRPr="001034ED">
          <w:rPr>
            <w:rFonts w:ascii="Arial" w:hAnsi="Arial" w:cs="Arial"/>
            <w:sz w:val="24"/>
            <w:szCs w:val="24"/>
          </w:rPr>
          <w:t xml:space="preserve"> </w:t>
        </w:r>
      </w:ins>
      <w:r w:rsidRPr="001034ED">
        <w:rPr>
          <w:rFonts w:ascii="Arial" w:hAnsi="Arial" w:cs="Arial"/>
          <w:sz w:val="24"/>
          <w:szCs w:val="24"/>
        </w:rPr>
        <w:t xml:space="preserve">to provide an optimal signal to noise ratio. The measured impedances and phase shifts can be converted to real </w:t>
      </w:r>
      <w:ins w:id="32" w:author="James" w:date="2019-03-21T10:24:00Z">
        <w:r w:rsidR="00C10A23">
          <w:rPr>
            <w:rFonts w:ascii="Arial" w:hAnsi="Arial" w:cs="Arial"/>
            <w:sz w:val="24"/>
            <w:szCs w:val="24"/>
          </w:rPr>
          <w:t xml:space="preserve">and imaginary conductivities </w:t>
        </w:r>
      </w:ins>
      <w:del w:id="33" w:author="James" w:date="2019-03-21T10:24:00Z">
        <w:r w:rsidRPr="001034ED" w:rsidDel="00C10A23">
          <w:rPr>
            <w:rFonts w:ascii="Arial" w:hAnsi="Arial" w:cs="Arial"/>
            <w:sz w:val="24"/>
            <w:szCs w:val="24"/>
          </w:rPr>
          <w:delText xml:space="preserve">part of conductivities  and imaginary part of conductivities  </w:delText>
        </w:r>
      </w:del>
      <w:r w:rsidRPr="001034ED">
        <w:rPr>
          <w:rFonts w:ascii="Arial" w:hAnsi="Arial" w:cs="Arial"/>
          <w:sz w:val="24"/>
          <w:szCs w:val="24"/>
        </w:rPr>
        <w:t xml:space="preserve">using a geometry factor </w:t>
      </w:r>
      <w:del w:id="34" w:author="James" w:date="2019-03-21T10:25:00Z">
        <w:r w:rsidRPr="001034ED" w:rsidDel="00C10A23">
          <w:rPr>
            <w:rFonts w:ascii="Arial" w:hAnsi="Arial" w:cs="Arial"/>
            <w:sz w:val="24"/>
            <w:szCs w:val="24"/>
          </w:rPr>
          <w:delText xml:space="preserve">(in a unit of meter), </w:delText>
        </w:r>
      </w:del>
      <w:del w:id="35" w:author="James" w:date="2019-03-21T10:26:00Z">
        <w:r w:rsidRPr="001034ED" w:rsidDel="00C10A23">
          <w:rPr>
            <w:rFonts w:ascii="Arial" w:hAnsi="Arial" w:cs="Arial"/>
            <w:sz w:val="24"/>
            <w:szCs w:val="24"/>
          </w:rPr>
          <w:delText>which refers to the</w:delText>
        </w:r>
      </w:del>
      <w:ins w:id="36" w:author="James" w:date="2019-03-21T10:26:00Z">
        <w:r w:rsidR="00C10A23">
          <w:rPr>
            <w:rFonts w:ascii="Arial" w:hAnsi="Arial" w:cs="Arial"/>
            <w:sz w:val="24"/>
            <w:szCs w:val="24"/>
          </w:rPr>
          <w:t>equal to the</w:t>
        </w:r>
      </w:ins>
      <w:r w:rsidRPr="001034ED">
        <w:rPr>
          <w:rFonts w:ascii="Arial" w:hAnsi="Arial" w:cs="Arial"/>
          <w:sz w:val="24"/>
          <w:szCs w:val="24"/>
        </w:rPr>
        <w:t xml:space="preserve"> contact surface area of the sample divided by the distance between two potential electrodes (</w:t>
      </w:r>
      <w:del w:id="37" w:author="James" w:date="2019-03-21T10:26:00Z">
        <w:r w:rsidRPr="001034ED" w:rsidDel="00C10A23">
          <w:rPr>
            <w:rFonts w:ascii="Arial" w:hAnsi="Arial" w:cs="Arial"/>
            <w:sz w:val="24"/>
            <w:szCs w:val="24"/>
          </w:rPr>
          <w:delText xml:space="preserve">in this case, </w:delText>
        </w:r>
      </w:del>
      <w:r w:rsidRPr="001034ED">
        <w:rPr>
          <w:rFonts w:ascii="Arial" w:hAnsi="Arial" w:cs="Arial"/>
          <w:sz w:val="24"/>
          <w:szCs w:val="24"/>
        </w:rPr>
        <w:t xml:space="preserve">0.0179 m plus the sample height). </w:t>
      </w:r>
      <w:commentRangeStart w:id="38"/>
      <w:r w:rsidRPr="001034ED">
        <w:rPr>
          <w:rFonts w:ascii="Arial" w:hAnsi="Arial" w:cs="Arial"/>
          <w:sz w:val="24"/>
          <w:szCs w:val="24"/>
        </w:rPr>
        <w:t xml:space="preserve">The value of </w:t>
      </w:r>
      <w:proofErr w:type="gramStart"/>
      <w:r w:rsidRPr="001034ED">
        <w:rPr>
          <w:rFonts w:ascii="Arial" w:hAnsi="Arial" w:cs="Arial"/>
          <w:sz w:val="24"/>
          <w:szCs w:val="24"/>
        </w:rPr>
        <w:t>the  spectra</w:t>
      </w:r>
      <w:proofErr w:type="gramEnd"/>
      <w:r w:rsidRPr="001034ED">
        <w:rPr>
          <w:rFonts w:ascii="Arial" w:hAnsi="Arial" w:cs="Arial"/>
          <w:sz w:val="24"/>
          <w:szCs w:val="24"/>
        </w:rPr>
        <w:t xml:space="preserve"> and spectra in 1Hz of frequency is used as the characteristic and   value for the sample.</w:t>
      </w:r>
      <w:commentRangeEnd w:id="38"/>
      <w:r w:rsidR="00361564">
        <w:rPr>
          <w:rStyle w:val="CommentReference"/>
        </w:rPr>
        <w:commentReference w:id="38"/>
      </w:r>
    </w:p>
    <w:sectPr w:rsidR="00900D7F" w:rsidRPr="001034E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James" w:date="2019-03-21T09:00:00Z" w:initials="J">
    <w:p w14:paraId="2A402635" w14:textId="4E2C59F7" w:rsidR="0006625F" w:rsidRDefault="0006625F">
      <w:pPr>
        <w:pStyle w:val="CommentText"/>
      </w:pPr>
      <w:r>
        <w:rPr>
          <w:rStyle w:val="CommentReference"/>
        </w:rPr>
        <w:annotationRef/>
      </w:r>
      <w:r>
        <w:t xml:space="preserve">There may be some </w:t>
      </w:r>
      <w:r w:rsidR="001B1C7B">
        <w:t>extra</w:t>
      </w:r>
      <w:r>
        <w:t xml:space="preserve"> information </w:t>
      </w:r>
      <w:r w:rsidR="001B1C7B">
        <w:t xml:space="preserve">in here </w:t>
      </w:r>
      <w:r>
        <w:t>that I did not include already, but this should have been covered in my sample selection section. However, according to the reviewers</w:t>
      </w:r>
      <w:r w:rsidR="001B1C7B">
        <w:t>’</w:t>
      </w:r>
      <w:r>
        <w:t xml:space="preserve"> comments, and our past meeting, it seems like we shouldn’t include extra information on ALL of our samples tested, Just the 3 samples we want to keep (the 3 skeletal grainstones?)</w:t>
      </w:r>
    </w:p>
  </w:comment>
  <w:comment w:id="5" w:author="James" w:date="2019-03-21T09:04:00Z" w:initials="J">
    <w:p w14:paraId="1B9E6469" w14:textId="78E71376" w:rsidR="002D7DA0" w:rsidRDefault="002D7DA0">
      <w:pPr>
        <w:pStyle w:val="CommentText"/>
      </w:pPr>
      <w:r>
        <w:rPr>
          <w:rStyle w:val="CommentReference"/>
        </w:rPr>
        <w:annotationRef/>
      </w:r>
      <w:r>
        <w:t>My simulation did not include NMR</w:t>
      </w:r>
    </w:p>
  </w:comment>
  <w:comment w:id="15" w:author="James" w:date="2019-03-21T11:26:00Z" w:initials="J">
    <w:p w14:paraId="6D494F54" w14:textId="682A6E94" w:rsidR="0085408D" w:rsidRDefault="0085408D">
      <w:pPr>
        <w:pStyle w:val="CommentText"/>
      </w:pPr>
      <w:r>
        <w:rPr>
          <w:rStyle w:val="CommentReference"/>
        </w:rPr>
        <w:annotationRef/>
      </w:r>
      <w:r>
        <w:t>Please check with Fan on which concentration matches the fluid salinity that I used in my simulation: 0.12 S/m. I think we should only include the one brine saturation, because I only used the SIP data of one concentration.</w:t>
      </w:r>
    </w:p>
  </w:comment>
  <w:comment w:id="19" w:author="James" w:date="2019-03-21T10:13:00Z" w:initials="J">
    <w:p w14:paraId="6457E392" w14:textId="362AE148" w:rsidR="00A719C1" w:rsidRDefault="00A719C1">
      <w:pPr>
        <w:pStyle w:val="CommentText"/>
      </w:pPr>
      <w:r>
        <w:rPr>
          <w:rStyle w:val="CommentReference"/>
        </w:rPr>
        <w:annotationRef/>
      </w:r>
      <w:r>
        <w:t>Table?</w:t>
      </w:r>
    </w:p>
  </w:comment>
  <w:comment w:id="38" w:author="James" w:date="2019-03-21T11:10:00Z" w:initials="J">
    <w:p w14:paraId="554FCA58" w14:textId="375F5F25" w:rsidR="00361564" w:rsidRDefault="00361564">
      <w:pPr>
        <w:pStyle w:val="CommentText"/>
      </w:pPr>
      <w:r>
        <w:rPr>
          <w:rStyle w:val="CommentReference"/>
        </w:rPr>
        <w:annotationRef/>
      </w:r>
      <w:r w:rsidR="001B1C7B">
        <w:t>A lot of the symbols are missing. Is this the characteristic frequency or pore size?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A402635" w15:done="0"/>
  <w15:commentEx w15:paraId="1B9E6469" w15:done="0"/>
  <w15:commentEx w15:paraId="6D494F54" w15:done="0"/>
  <w15:commentEx w15:paraId="6457E392" w15:done="0"/>
  <w15:commentEx w15:paraId="554FCA5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A402635" w16cid:durableId="203DD137"/>
  <w16cid:commentId w16cid:paraId="1B9E6469" w16cid:durableId="203DD218"/>
  <w16cid:commentId w16cid:paraId="6D494F54" w16cid:durableId="203DF36B"/>
  <w16cid:commentId w16cid:paraId="6457E392" w16cid:durableId="203DE23F"/>
  <w16cid:commentId w16cid:paraId="554FCA58" w16cid:durableId="203DEFA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ames">
    <w15:presenceInfo w15:providerId="None" w15:userId="Jam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4ED"/>
    <w:rsid w:val="0006625F"/>
    <w:rsid w:val="001034ED"/>
    <w:rsid w:val="001B1C7B"/>
    <w:rsid w:val="002D7DA0"/>
    <w:rsid w:val="00361564"/>
    <w:rsid w:val="00517E22"/>
    <w:rsid w:val="0085408D"/>
    <w:rsid w:val="00900D7F"/>
    <w:rsid w:val="009D0EEF"/>
    <w:rsid w:val="00A719C1"/>
    <w:rsid w:val="00C10A23"/>
    <w:rsid w:val="00CD6CC5"/>
    <w:rsid w:val="00F97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AEF0C"/>
  <w15:chartTrackingRefBased/>
  <w15:docId w15:val="{204CBC75-7EC2-4839-AFAE-D77BBAD85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ames">
    <w:name w:val="James"/>
    <w:basedOn w:val="Normal"/>
    <w:link w:val="JamesChar"/>
    <w:qFormat/>
    <w:rsid w:val="009D0EEF"/>
    <w:pPr>
      <w:spacing w:after="0" w:line="480" w:lineRule="auto"/>
    </w:pPr>
    <w:rPr>
      <w:rFonts w:ascii="Times New Roman" w:hAnsi="Times New Roman" w:cs="Times New Roman"/>
      <w:sz w:val="24"/>
      <w:szCs w:val="24"/>
    </w:rPr>
  </w:style>
  <w:style w:type="character" w:customStyle="1" w:styleId="JamesChar">
    <w:name w:val="James Char"/>
    <w:basedOn w:val="DefaultParagraphFont"/>
    <w:link w:val="James"/>
    <w:rsid w:val="009D0EEF"/>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6625F"/>
    <w:rPr>
      <w:sz w:val="16"/>
      <w:szCs w:val="16"/>
    </w:rPr>
  </w:style>
  <w:style w:type="paragraph" w:styleId="CommentText">
    <w:name w:val="annotation text"/>
    <w:basedOn w:val="Normal"/>
    <w:link w:val="CommentTextChar"/>
    <w:uiPriority w:val="99"/>
    <w:semiHidden/>
    <w:unhideWhenUsed/>
    <w:rsid w:val="0006625F"/>
    <w:pPr>
      <w:spacing w:line="240" w:lineRule="auto"/>
    </w:pPr>
    <w:rPr>
      <w:sz w:val="20"/>
      <w:szCs w:val="20"/>
    </w:rPr>
  </w:style>
  <w:style w:type="character" w:customStyle="1" w:styleId="CommentTextChar">
    <w:name w:val="Comment Text Char"/>
    <w:basedOn w:val="DefaultParagraphFont"/>
    <w:link w:val="CommentText"/>
    <w:uiPriority w:val="99"/>
    <w:semiHidden/>
    <w:rsid w:val="0006625F"/>
    <w:rPr>
      <w:sz w:val="20"/>
      <w:szCs w:val="20"/>
    </w:rPr>
  </w:style>
  <w:style w:type="paragraph" w:styleId="CommentSubject">
    <w:name w:val="annotation subject"/>
    <w:basedOn w:val="CommentText"/>
    <w:next w:val="CommentText"/>
    <w:link w:val="CommentSubjectChar"/>
    <w:uiPriority w:val="99"/>
    <w:semiHidden/>
    <w:unhideWhenUsed/>
    <w:rsid w:val="0006625F"/>
    <w:rPr>
      <w:b/>
      <w:bCs/>
    </w:rPr>
  </w:style>
  <w:style w:type="character" w:customStyle="1" w:styleId="CommentSubjectChar">
    <w:name w:val="Comment Subject Char"/>
    <w:basedOn w:val="CommentTextChar"/>
    <w:link w:val="CommentSubject"/>
    <w:uiPriority w:val="99"/>
    <w:semiHidden/>
    <w:rsid w:val="0006625F"/>
    <w:rPr>
      <w:b/>
      <w:bCs/>
      <w:sz w:val="20"/>
      <w:szCs w:val="20"/>
    </w:rPr>
  </w:style>
  <w:style w:type="paragraph" w:styleId="BalloonText">
    <w:name w:val="Balloon Text"/>
    <w:basedOn w:val="Normal"/>
    <w:link w:val="BalloonTextChar"/>
    <w:uiPriority w:val="99"/>
    <w:semiHidden/>
    <w:unhideWhenUsed/>
    <w:rsid w:val="000662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625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dc:creator>
  <cp:keywords/>
  <dc:description/>
  <cp:lastModifiedBy>James</cp:lastModifiedBy>
  <cp:revision>3</cp:revision>
  <dcterms:created xsi:type="dcterms:W3CDTF">2019-03-21T13:53:00Z</dcterms:created>
  <dcterms:modified xsi:type="dcterms:W3CDTF">2019-03-21T16:29:00Z</dcterms:modified>
</cp:coreProperties>
</file>